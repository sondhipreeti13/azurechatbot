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0698" w:rsidRPr="00557068" w:rsidRDefault="00B90698" w:rsidP="00B90698">
      <w:pPr>
        <w:jc w:val="center"/>
        <w:rPr>
          <w:rFonts w:cstheme="minorHAnsi"/>
          <w:b/>
          <w:bCs/>
          <w:sz w:val="48"/>
          <w:szCs w:val="48"/>
        </w:rPr>
      </w:pPr>
      <w:r w:rsidRPr="00557068">
        <w:rPr>
          <w:rFonts w:cstheme="minorHAnsi"/>
          <w:b/>
          <w:bCs/>
          <w:sz w:val="48"/>
          <w:szCs w:val="48"/>
        </w:rPr>
        <w:t>A Chatbot with Microsoft Azure</w:t>
      </w:r>
    </w:p>
    <w:p w:rsidR="00B90698" w:rsidRPr="00557068" w:rsidRDefault="00B90698" w:rsidP="00B90698">
      <w:pPr>
        <w:pStyle w:val="ListParagraph"/>
        <w:numPr>
          <w:ilvl w:val="0"/>
          <w:numId w:val="1"/>
        </w:numPr>
        <w:rPr>
          <w:rFonts w:cstheme="minorHAnsi"/>
          <w:b/>
          <w:bCs/>
          <w:sz w:val="36"/>
          <w:szCs w:val="36"/>
          <w:lang w:val="en-US"/>
        </w:rPr>
      </w:pPr>
      <w:r w:rsidRPr="00557068">
        <w:rPr>
          <w:rFonts w:cstheme="minorHAnsi"/>
          <w:b/>
          <w:bCs/>
          <w:sz w:val="36"/>
          <w:szCs w:val="36"/>
          <w:lang w:val="en-US"/>
        </w:rPr>
        <w:t>Introduction:</w:t>
      </w:r>
    </w:p>
    <w:p w:rsidR="00B90698" w:rsidRPr="00557068" w:rsidRDefault="00B90698" w:rsidP="00B90698">
      <w:pPr>
        <w:pStyle w:val="ListParagraph"/>
        <w:rPr>
          <w:rFonts w:cstheme="minorHAnsi"/>
          <w:sz w:val="24"/>
          <w:szCs w:val="24"/>
          <w:lang w:val="en-US"/>
        </w:rPr>
      </w:pPr>
      <w:r w:rsidRPr="00557068">
        <w:rPr>
          <w:rFonts w:cstheme="minorHAnsi"/>
          <w:sz w:val="24"/>
          <w:szCs w:val="24"/>
          <w:lang w:val="en-US"/>
        </w:rPr>
        <w:t xml:space="preserve">A chatbot is an application that can initiate and continue a conversation using auditory and/or textual methods as a human would do. A chatbot can be either a simple rule-based engine or an intelligent application leveraging Natural Language Understanding. Many organizations today have started using chatbots extensively. Chatbots are becoming famous as they are available 24*7, provide a consistent customer experience, can handle several customers at a time, are cost-effective and </w:t>
      </w:r>
      <w:proofErr w:type="gramStart"/>
      <w:r w:rsidRPr="00557068">
        <w:rPr>
          <w:rFonts w:cstheme="minorHAnsi"/>
          <w:sz w:val="24"/>
          <w:szCs w:val="24"/>
          <w:lang w:val="en-US"/>
        </w:rPr>
        <w:t>hence,  result</w:t>
      </w:r>
      <w:proofErr w:type="gramEnd"/>
      <w:r w:rsidRPr="00557068">
        <w:rPr>
          <w:rFonts w:cstheme="minorHAnsi"/>
          <w:sz w:val="24"/>
          <w:szCs w:val="24"/>
          <w:lang w:val="en-US"/>
        </w:rPr>
        <w:t xml:space="preserve"> in a better overall customer experience.</w:t>
      </w:r>
    </w:p>
    <w:p w:rsidR="00B90698" w:rsidRPr="00557068" w:rsidRDefault="00B90698" w:rsidP="00B90698">
      <w:pPr>
        <w:pStyle w:val="ListParagraph"/>
        <w:numPr>
          <w:ilvl w:val="1"/>
          <w:numId w:val="1"/>
        </w:numPr>
        <w:rPr>
          <w:rFonts w:cstheme="minorHAnsi"/>
          <w:b/>
          <w:bCs/>
          <w:sz w:val="36"/>
          <w:szCs w:val="36"/>
          <w:lang w:val="en-US"/>
        </w:rPr>
      </w:pPr>
      <w:r w:rsidRPr="00557068">
        <w:rPr>
          <w:rFonts w:cstheme="minorHAnsi"/>
          <w:b/>
          <w:bCs/>
          <w:sz w:val="36"/>
          <w:szCs w:val="36"/>
          <w:lang w:val="en-US"/>
        </w:rPr>
        <w:t>Prerequisites</w:t>
      </w:r>
    </w:p>
    <w:p w:rsidR="00B90698" w:rsidRPr="00557068" w:rsidRDefault="00B90698" w:rsidP="00B90698">
      <w:pPr>
        <w:pStyle w:val="ListParagraph"/>
        <w:rPr>
          <w:rFonts w:cstheme="minorHAnsi"/>
          <w:sz w:val="24"/>
          <w:szCs w:val="24"/>
          <w:lang w:val="en-US"/>
        </w:rPr>
      </w:pPr>
      <w:r w:rsidRPr="00557068">
        <w:rPr>
          <w:rFonts w:cstheme="minorHAnsi"/>
          <w:sz w:val="24"/>
          <w:szCs w:val="24"/>
          <w:lang w:val="en-US"/>
        </w:rPr>
        <w:t>The prerequisites for developing and understanding a chatbot using Microsoft Azure are:</w:t>
      </w:r>
    </w:p>
    <w:p w:rsidR="00B90698" w:rsidRPr="00557068" w:rsidRDefault="00B90698" w:rsidP="00B9069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557068">
        <w:rPr>
          <w:rFonts w:cstheme="minorHAnsi"/>
          <w:sz w:val="24"/>
          <w:szCs w:val="24"/>
          <w:lang w:val="en-US"/>
        </w:rPr>
        <w:t>An Azure account.</w:t>
      </w:r>
    </w:p>
    <w:p w:rsidR="00B90698" w:rsidRPr="00557068" w:rsidRDefault="00B90698" w:rsidP="00B9069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557068">
        <w:rPr>
          <w:rFonts w:cstheme="minorHAnsi"/>
          <w:sz w:val="24"/>
          <w:szCs w:val="24"/>
          <w:lang w:val="en-US"/>
        </w:rPr>
        <w:t>A fundamental understanding of python and flask</w:t>
      </w:r>
    </w:p>
    <w:p w:rsidR="00B90698" w:rsidRPr="00557068" w:rsidRDefault="00B90698" w:rsidP="00B90698">
      <w:pPr>
        <w:pStyle w:val="ListParagraph"/>
        <w:numPr>
          <w:ilvl w:val="1"/>
          <w:numId w:val="1"/>
        </w:numPr>
        <w:rPr>
          <w:rFonts w:cstheme="minorHAnsi"/>
          <w:b/>
          <w:bCs/>
          <w:sz w:val="36"/>
          <w:szCs w:val="36"/>
          <w:lang w:val="en-US"/>
        </w:rPr>
      </w:pPr>
      <w:r w:rsidRPr="00557068">
        <w:rPr>
          <w:rFonts w:cstheme="minorHAnsi"/>
          <w:b/>
          <w:bCs/>
          <w:sz w:val="36"/>
          <w:szCs w:val="36"/>
          <w:lang w:val="en-US"/>
        </w:rPr>
        <w:t>Application Architecture</w:t>
      </w:r>
    </w:p>
    <w:p w:rsidR="00B90698" w:rsidRPr="00E821C4" w:rsidRDefault="00B90698" w:rsidP="00E821C4">
      <w:pPr>
        <w:pStyle w:val="ListParagraph"/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bidi="hi-IN"/>
        </w:rPr>
        <w:drawing>
          <wp:inline distT="0" distB="0" distL="0" distR="0" wp14:anchorId="74B11BE7" wp14:editId="49886B06">
            <wp:extent cx="3359150" cy="4453194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zureWeatherBotArchitectur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311" cy="449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0E" w:rsidRPr="00E821C4" w:rsidRDefault="00B90698" w:rsidP="00B9069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E821C4"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Implementation</w:t>
      </w:r>
      <w:r w:rsidRPr="00E821C4">
        <w:rPr>
          <w:rFonts w:ascii="Arial" w:hAnsi="Arial" w:cs="Arial"/>
          <w:b/>
          <w:bCs/>
          <w:sz w:val="36"/>
          <w:szCs w:val="36"/>
          <w:u w:val="single"/>
          <w:lang w:val="en-US"/>
        </w:rPr>
        <w:t xml:space="preserve"> using Azure LUIS</w:t>
      </w:r>
    </w:p>
    <w:p w:rsidR="004B7D42" w:rsidRPr="00526718" w:rsidRDefault="004B7D42" w:rsidP="00526718">
      <w:pPr>
        <w:pStyle w:val="ListParagraph"/>
        <w:numPr>
          <w:ilvl w:val="1"/>
          <w:numId w:val="1"/>
        </w:numPr>
        <w:rPr>
          <w:b/>
          <w:sz w:val="36"/>
          <w:szCs w:val="36"/>
        </w:rPr>
      </w:pPr>
      <w:r w:rsidRPr="00526718">
        <w:rPr>
          <w:b/>
          <w:sz w:val="36"/>
          <w:szCs w:val="36"/>
        </w:rPr>
        <w:t>Create</w:t>
      </w:r>
      <w:r w:rsidR="00526718" w:rsidRPr="00526718">
        <w:rPr>
          <w:b/>
          <w:sz w:val="36"/>
          <w:szCs w:val="36"/>
        </w:rPr>
        <w:t xml:space="preserve"> </w:t>
      </w:r>
      <w:r w:rsidRPr="00526718">
        <w:rPr>
          <w:b/>
          <w:sz w:val="36"/>
          <w:szCs w:val="36"/>
        </w:rPr>
        <w:t>a LUIS app</w:t>
      </w:r>
    </w:p>
    <w:p w:rsidR="006051E4" w:rsidRPr="005610E0" w:rsidRDefault="001F1895" w:rsidP="005610E0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 w:rsidRPr="005610E0">
        <w:rPr>
          <w:rFonts w:cstheme="minorHAnsi"/>
          <w:sz w:val="24"/>
          <w:szCs w:val="24"/>
        </w:rPr>
        <w:t>Begin with</w:t>
      </w:r>
      <w:r w:rsidR="00C72527" w:rsidRPr="005610E0">
        <w:rPr>
          <w:rFonts w:cstheme="minorHAnsi"/>
          <w:sz w:val="24"/>
          <w:szCs w:val="24"/>
        </w:rPr>
        <w:t xml:space="preserve"> creating the app,</w:t>
      </w:r>
      <w:r w:rsidR="001F7643" w:rsidRPr="005610E0">
        <w:rPr>
          <w:rFonts w:cstheme="minorHAnsi"/>
          <w:sz w:val="24"/>
          <w:szCs w:val="24"/>
        </w:rPr>
        <w:t xml:space="preserve"> Once created, open your app, select build, and click ‘Create new intent’ to create a new intent</w:t>
      </w:r>
      <w:r w:rsidRPr="005610E0">
        <w:rPr>
          <w:rFonts w:cstheme="minorHAnsi"/>
          <w:sz w:val="24"/>
          <w:szCs w:val="24"/>
        </w:rPr>
        <w:t>.</w:t>
      </w:r>
    </w:p>
    <w:p w:rsidR="006051E4" w:rsidRPr="00526718" w:rsidRDefault="006051E4" w:rsidP="00526718">
      <w:pPr>
        <w:jc w:val="both"/>
        <w:rPr>
          <w:rFonts w:cstheme="minorHAnsi"/>
          <w:sz w:val="24"/>
          <w:szCs w:val="24"/>
        </w:rPr>
      </w:pPr>
    </w:p>
    <w:p w:rsidR="00C72527" w:rsidRDefault="005908E5" w:rsidP="00076878">
      <w:pPr>
        <w:jc w:val="center"/>
        <w:rPr>
          <w:rFonts w:cstheme="minorHAnsi"/>
          <w:sz w:val="24"/>
          <w:szCs w:val="24"/>
        </w:rPr>
      </w:pPr>
      <w:ins w:id="0" w:author="Kapoor, Pankaj" w:date="2020-04-22T23:55:00Z">
        <w:r>
          <w:rPr>
            <w:rFonts w:cstheme="minorHAnsi"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781050</wp:posOffset>
                  </wp:positionH>
                  <wp:positionV relativeFrom="paragraph">
                    <wp:posOffset>1052830</wp:posOffset>
                  </wp:positionV>
                  <wp:extent cx="552450" cy="171450"/>
                  <wp:effectExtent l="0" t="0" r="19050" b="19050"/>
                  <wp:wrapNone/>
                  <wp:docPr id="19" name="Rectangle 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5245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3AFD9C22" id="Rectangle 19" o:spid="_x0000_s1026" style="position:absolute;margin-left:61.5pt;margin-top:82.9pt;width:43.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" filled="f" strokecolor="#bf8f00 [2407]" strokeweight="1pt"/>
              </w:pict>
            </mc:Fallback>
          </mc:AlternateContent>
        </w:r>
      </w:ins>
      <w:r w:rsidR="00300390" w:rsidRPr="00526718">
        <w:rPr>
          <w:rFonts w:cstheme="minorHAnsi"/>
          <w:noProof/>
          <w:sz w:val="24"/>
          <w:szCs w:val="24"/>
        </w:rPr>
        <w:drawing>
          <wp:inline distT="0" distB="0" distL="0" distR="0">
            <wp:extent cx="4877604" cy="2766060"/>
            <wp:effectExtent l="0" t="0" r="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040" cy="276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E0" w:rsidRPr="00526718" w:rsidRDefault="005610E0" w:rsidP="00076878">
      <w:pPr>
        <w:jc w:val="center"/>
        <w:rPr>
          <w:rFonts w:cstheme="minorHAnsi"/>
          <w:sz w:val="24"/>
          <w:szCs w:val="24"/>
        </w:rPr>
      </w:pPr>
    </w:p>
    <w:p w:rsidR="00300390" w:rsidRPr="005610E0" w:rsidRDefault="005610E0" w:rsidP="00526718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5610E0">
        <w:rPr>
          <w:rFonts w:cstheme="minorHAnsi"/>
          <w:sz w:val="24"/>
          <w:szCs w:val="24"/>
        </w:rPr>
        <w:t xml:space="preserve">Select build and </w:t>
      </w:r>
      <w:r w:rsidR="001F1895" w:rsidRPr="005610E0">
        <w:rPr>
          <w:rFonts w:cstheme="minorHAnsi"/>
          <w:sz w:val="24"/>
          <w:szCs w:val="24"/>
        </w:rPr>
        <w:t>Create new intents by entering the names for intents</w:t>
      </w:r>
      <w:r w:rsidRPr="005610E0">
        <w:rPr>
          <w:rFonts w:cstheme="minorHAnsi"/>
          <w:sz w:val="24"/>
          <w:szCs w:val="24"/>
        </w:rPr>
        <w:t xml:space="preserve"> by open your app</w:t>
      </w:r>
      <w:r w:rsidR="001F1895" w:rsidRPr="005610E0">
        <w:rPr>
          <w:rFonts w:cstheme="minorHAnsi"/>
          <w:sz w:val="24"/>
          <w:szCs w:val="24"/>
        </w:rPr>
        <w:t>.</w:t>
      </w:r>
    </w:p>
    <w:p w:rsidR="00300390" w:rsidRPr="00526718" w:rsidRDefault="00890BFB" w:rsidP="005610E0">
      <w:pPr>
        <w:jc w:val="center"/>
        <w:rPr>
          <w:rFonts w:cstheme="minorHAnsi"/>
          <w:sz w:val="24"/>
          <w:szCs w:val="24"/>
        </w:rPr>
      </w:pPr>
      <w:ins w:id="1" w:author="Kapoor, Pankaj" w:date="2020-04-23T00:15:00Z">
        <w:r>
          <w:rPr>
            <w:rFonts w:cstheme="minorHAnsi"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488950</wp:posOffset>
                  </wp:positionH>
                  <wp:positionV relativeFrom="paragraph">
                    <wp:posOffset>865505</wp:posOffset>
                  </wp:positionV>
                  <wp:extent cx="361950" cy="241300"/>
                  <wp:effectExtent l="0" t="0" r="19050" b="25400"/>
                  <wp:wrapNone/>
                  <wp:docPr id="26" name="Oval 2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61950" cy="2413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14D14506" id="Oval 26" o:spid="_x0000_s1026" style="position:absolute;margin-left:38.5pt;margin-top:68.15pt;width:28.5pt;height: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" filled="f" strokecolor="#c45911 [2405]" strokeweight="1pt">
                  <v:stroke joinstyle="miter"/>
                </v:oval>
              </w:pict>
            </mc:Fallback>
          </mc:AlternateContent>
        </w:r>
      </w:ins>
      <w:ins w:id="2" w:author="Kapoor, Pankaj" w:date="2020-04-23T00:14:00Z">
        <w:r>
          <w:rPr>
            <w:rFonts w:cstheme="minorHAnsi"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1536700</wp:posOffset>
                  </wp:positionH>
                  <wp:positionV relativeFrom="paragraph">
                    <wp:posOffset>1125855</wp:posOffset>
                  </wp:positionV>
                  <wp:extent cx="628650" cy="254000"/>
                  <wp:effectExtent l="0" t="0" r="19050" b="12700"/>
                  <wp:wrapNone/>
                  <wp:docPr id="25" name="Oval 2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28650" cy="2540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1D6255AE" id="Oval 25" o:spid="_x0000_s1026" style="position:absolute;margin-left:121pt;margin-top:88.65pt;width:49.5pt;height:2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" filled="f" strokecolor="#c45911 [2405]" strokeweight="1pt">
                  <v:stroke joinstyle="miter"/>
                </v:oval>
              </w:pict>
            </mc:Fallback>
          </mc:AlternateContent>
        </w:r>
      </w:ins>
      <w:r w:rsidR="00300390" w:rsidRPr="00526718">
        <w:rPr>
          <w:rFonts w:cstheme="minorHAnsi"/>
          <w:noProof/>
          <w:sz w:val="24"/>
          <w:szCs w:val="24"/>
        </w:rPr>
        <w:drawing>
          <wp:inline distT="0" distB="0" distL="0" distR="0">
            <wp:extent cx="5251450" cy="2790113"/>
            <wp:effectExtent l="0" t="0" r="635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287" cy="279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E4" w:rsidRPr="00526718" w:rsidRDefault="006051E4" w:rsidP="00526718">
      <w:pPr>
        <w:jc w:val="both"/>
        <w:rPr>
          <w:rFonts w:cstheme="minorHAnsi"/>
          <w:sz w:val="24"/>
          <w:szCs w:val="24"/>
        </w:rPr>
      </w:pPr>
    </w:p>
    <w:p w:rsidR="006051E4" w:rsidRPr="005610E0" w:rsidRDefault="006051E4" w:rsidP="005610E0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5610E0">
        <w:rPr>
          <w:rFonts w:cstheme="minorHAnsi"/>
          <w:sz w:val="24"/>
          <w:szCs w:val="24"/>
        </w:rPr>
        <w:lastRenderedPageBreak/>
        <w:t>Then, entered user utterances and entities, and finally, trained the app.</w:t>
      </w:r>
      <w:r w:rsidR="001F1895" w:rsidRPr="005610E0">
        <w:rPr>
          <w:rFonts w:cstheme="minorHAnsi"/>
          <w:sz w:val="24"/>
          <w:szCs w:val="24"/>
        </w:rPr>
        <w:t xml:space="preserve"> Therefore, click ‘train’ to train the LUIS app</w:t>
      </w:r>
    </w:p>
    <w:p w:rsidR="006051E4" w:rsidRPr="00526718" w:rsidRDefault="006051E4" w:rsidP="00526718">
      <w:pPr>
        <w:jc w:val="both"/>
        <w:rPr>
          <w:rFonts w:cstheme="minorHAnsi"/>
          <w:sz w:val="24"/>
          <w:szCs w:val="24"/>
        </w:rPr>
      </w:pPr>
    </w:p>
    <w:p w:rsidR="006051E4" w:rsidRPr="00526718" w:rsidRDefault="00890BFB" w:rsidP="005610E0">
      <w:pPr>
        <w:jc w:val="center"/>
        <w:rPr>
          <w:rFonts w:cstheme="minorHAnsi"/>
          <w:sz w:val="24"/>
          <w:szCs w:val="24"/>
        </w:rPr>
      </w:pPr>
      <w:ins w:id="3" w:author="Kapoor, Pankaj" w:date="2020-04-23T00:15:00Z">
        <w:r>
          <w:rPr>
            <w:rFonts w:cstheme="minorHAnsi"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4114800</wp:posOffset>
                  </wp:positionH>
                  <wp:positionV relativeFrom="paragraph">
                    <wp:posOffset>443865</wp:posOffset>
                  </wp:positionV>
                  <wp:extent cx="482600" cy="298450"/>
                  <wp:effectExtent l="0" t="0" r="12700" b="25400"/>
                  <wp:wrapNone/>
                  <wp:docPr id="27" name="Oval 2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82600" cy="2984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3BE1ED8A" id="Oval 27" o:spid="_x0000_s1026" style="position:absolute;margin-left:324pt;margin-top:34.95pt;width:38pt;height:2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" filled="f" strokecolor="red" strokeweight="1pt">
                  <v:stroke joinstyle="miter"/>
                </v:oval>
              </w:pict>
            </mc:Fallback>
          </mc:AlternateContent>
        </w:r>
      </w:ins>
      <w:r w:rsidR="006051E4" w:rsidRPr="00526718">
        <w:rPr>
          <w:rFonts w:cstheme="minorHAnsi"/>
          <w:noProof/>
          <w:sz w:val="24"/>
          <w:szCs w:val="24"/>
        </w:rPr>
        <w:drawing>
          <wp:inline distT="0" distB="0" distL="0" distR="0">
            <wp:extent cx="5261874" cy="2795652"/>
            <wp:effectExtent l="0" t="0" r="0" b="508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256" cy="28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95" w:rsidRPr="005610E0" w:rsidRDefault="001F1895" w:rsidP="00526718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5610E0">
        <w:rPr>
          <w:rFonts w:cstheme="minorHAnsi"/>
          <w:sz w:val="24"/>
          <w:szCs w:val="24"/>
        </w:rPr>
        <w:t>Click ‘Test’ to test the intent and see the confidence of the app for various utterances.</w:t>
      </w:r>
      <w:r w:rsidR="008A0FE9">
        <w:rPr>
          <w:rFonts w:cstheme="minorHAnsi"/>
          <w:sz w:val="24"/>
          <w:szCs w:val="24"/>
        </w:rPr>
        <w:t xml:space="preserve"> Now, </w:t>
      </w:r>
      <w:proofErr w:type="gramStart"/>
      <w:r w:rsidR="008A0FE9" w:rsidRPr="008A0FE9">
        <w:rPr>
          <w:rFonts w:cstheme="minorHAnsi"/>
          <w:sz w:val="24"/>
          <w:szCs w:val="24"/>
        </w:rPr>
        <w:t>Go</w:t>
      </w:r>
      <w:proofErr w:type="gramEnd"/>
      <w:r w:rsidR="008A0FE9" w:rsidRPr="008A0FE9">
        <w:rPr>
          <w:rFonts w:cstheme="minorHAnsi"/>
          <w:sz w:val="24"/>
          <w:szCs w:val="24"/>
        </w:rPr>
        <w:t xml:space="preserve"> to the Azure Resources section and copy the Primary key. It will serve as the LUIS API KEY.</w:t>
      </w:r>
    </w:p>
    <w:p w:rsidR="006051E4" w:rsidRPr="00526718" w:rsidRDefault="006051E4" w:rsidP="00526718">
      <w:pPr>
        <w:jc w:val="both"/>
        <w:rPr>
          <w:rFonts w:cstheme="minorHAnsi"/>
          <w:sz w:val="24"/>
          <w:szCs w:val="24"/>
        </w:rPr>
      </w:pPr>
    </w:p>
    <w:p w:rsidR="006051E4" w:rsidRDefault="006051E4" w:rsidP="005610E0">
      <w:pPr>
        <w:jc w:val="center"/>
        <w:rPr>
          <w:rFonts w:cstheme="minorHAnsi"/>
          <w:sz w:val="24"/>
          <w:szCs w:val="24"/>
        </w:rPr>
      </w:pPr>
      <w:r w:rsidRPr="00526718">
        <w:rPr>
          <w:rFonts w:cstheme="minorHAnsi"/>
          <w:noProof/>
          <w:sz w:val="24"/>
          <w:szCs w:val="24"/>
        </w:rPr>
        <w:drawing>
          <wp:inline distT="0" distB="0" distL="0" distR="0">
            <wp:extent cx="5653173" cy="3003550"/>
            <wp:effectExtent l="0" t="0" r="5080" b="635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074" cy="300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AD" w:rsidRPr="00526718" w:rsidRDefault="00B843AD" w:rsidP="005610E0">
      <w:pPr>
        <w:jc w:val="center"/>
        <w:rPr>
          <w:rFonts w:cstheme="minorHAnsi"/>
          <w:sz w:val="24"/>
          <w:szCs w:val="24"/>
        </w:rPr>
      </w:pPr>
    </w:p>
    <w:p w:rsidR="009A36D7" w:rsidRPr="00526718" w:rsidRDefault="009A36D7" w:rsidP="00526718">
      <w:pPr>
        <w:jc w:val="both"/>
        <w:rPr>
          <w:rFonts w:cstheme="minorHAnsi"/>
          <w:sz w:val="24"/>
          <w:szCs w:val="24"/>
        </w:rPr>
      </w:pPr>
    </w:p>
    <w:p w:rsidR="009A36D7" w:rsidRPr="00D56724" w:rsidRDefault="006E3B03" w:rsidP="00526718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D56724">
        <w:rPr>
          <w:rFonts w:cstheme="minorHAnsi"/>
          <w:b/>
          <w:bCs/>
          <w:sz w:val="36"/>
          <w:szCs w:val="36"/>
          <w:u w:val="single"/>
          <w:lang w:val="en-US"/>
        </w:rPr>
        <w:t>Create</w:t>
      </w:r>
      <w:r w:rsidRPr="00D56724">
        <w:rPr>
          <w:rFonts w:cstheme="minorHAnsi"/>
          <w:b/>
          <w:bCs/>
          <w:sz w:val="36"/>
          <w:szCs w:val="36"/>
          <w:u w:val="single"/>
        </w:rPr>
        <w:t xml:space="preserve"> </w:t>
      </w:r>
      <w:r w:rsidR="009A36D7" w:rsidRPr="00D56724">
        <w:rPr>
          <w:rFonts w:cstheme="minorHAnsi"/>
          <w:b/>
          <w:bCs/>
          <w:sz w:val="36"/>
          <w:szCs w:val="36"/>
          <w:u w:val="single"/>
          <w:lang w:val="en-US"/>
        </w:rPr>
        <w:t>python app</w:t>
      </w:r>
      <w:r w:rsidR="009A36D7" w:rsidRPr="00D56724">
        <w:rPr>
          <w:rFonts w:cstheme="minorHAnsi"/>
          <w:b/>
          <w:bCs/>
          <w:sz w:val="36"/>
          <w:szCs w:val="36"/>
          <w:u w:val="single"/>
        </w:rPr>
        <w:t xml:space="preserve"> and integrating with LUIS app</w:t>
      </w:r>
    </w:p>
    <w:p w:rsidR="00263728" w:rsidRPr="00EE5609" w:rsidRDefault="00263728" w:rsidP="00EE5609">
      <w:pPr>
        <w:ind w:left="360"/>
        <w:jc w:val="both"/>
      </w:pPr>
      <w:r w:rsidRPr="00EE5609">
        <w:t xml:space="preserve">After creating a folder for chatbot with a name weather chatbot using </w:t>
      </w:r>
      <w:proofErr w:type="spellStart"/>
      <w:r w:rsidRPr="00EE5609">
        <w:t>luis</w:t>
      </w:r>
      <w:proofErr w:type="spellEnd"/>
      <w:r w:rsidRPr="00EE5609">
        <w:t xml:space="preserve"> app, I opened it in </w:t>
      </w:r>
      <w:proofErr w:type="spellStart"/>
      <w:r w:rsidRPr="00EE5609">
        <w:t>pycharm</w:t>
      </w:r>
      <w:proofErr w:type="spellEnd"/>
      <w:r w:rsidRPr="00EE5609">
        <w:t>. Create a file called app.py and put the code inside</w:t>
      </w:r>
      <w:r w:rsidR="004B6353" w:rsidRPr="00EE5609">
        <w:t>.</w:t>
      </w:r>
    </w:p>
    <w:p w:rsidR="004B6353" w:rsidRPr="00526718" w:rsidRDefault="004B6353" w:rsidP="00795C10">
      <w:pPr>
        <w:ind w:left="360"/>
        <w:jc w:val="both"/>
        <w:rPr>
          <w:rFonts w:cstheme="minorHAnsi"/>
          <w:sz w:val="24"/>
          <w:szCs w:val="24"/>
        </w:rPr>
      </w:pPr>
      <w:r w:rsidRPr="00526718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157855"/>
            <wp:effectExtent l="0" t="0" r="0" b="4445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53" w:rsidRPr="00526718" w:rsidRDefault="004B6353" w:rsidP="00526718">
      <w:pPr>
        <w:ind w:left="360"/>
        <w:jc w:val="both"/>
        <w:rPr>
          <w:rFonts w:cstheme="minorHAnsi"/>
          <w:sz w:val="24"/>
          <w:szCs w:val="24"/>
        </w:rPr>
      </w:pPr>
    </w:p>
    <w:p w:rsidR="00795C10" w:rsidRDefault="004B6353" w:rsidP="00526718">
      <w:pPr>
        <w:ind w:left="360"/>
        <w:jc w:val="both"/>
        <w:rPr>
          <w:ins w:id="4" w:author="Kapoor, Pankaj" w:date="2020-04-23T00:02:00Z"/>
          <w:rFonts w:cstheme="minorHAnsi"/>
          <w:sz w:val="24"/>
          <w:szCs w:val="24"/>
        </w:rPr>
      </w:pPr>
      <w:r w:rsidRPr="00526718">
        <w:rPr>
          <w:rFonts w:cstheme="minorHAnsi"/>
          <w:sz w:val="24"/>
          <w:szCs w:val="24"/>
        </w:rPr>
        <w:t xml:space="preserve">Create different folders logger, </w:t>
      </w:r>
      <w:proofErr w:type="spellStart"/>
      <w:r w:rsidRPr="00526718">
        <w:rPr>
          <w:rFonts w:cstheme="minorHAnsi"/>
          <w:sz w:val="24"/>
          <w:szCs w:val="24"/>
        </w:rPr>
        <w:t>luis</w:t>
      </w:r>
      <w:proofErr w:type="spellEnd"/>
      <w:r w:rsidRPr="00526718">
        <w:rPr>
          <w:rFonts w:cstheme="minorHAnsi"/>
          <w:sz w:val="24"/>
          <w:szCs w:val="24"/>
        </w:rPr>
        <w:t>, weather and create logger.py, luisApp.py, weatherApp.py</w:t>
      </w:r>
      <w:r w:rsidRPr="00526718">
        <w:rPr>
          <w:rFonts w:cstheme="minorHAnsi"/>
          <w:noProof/>
          <w:sz w:val="24"/>
          <w:szCs w:val="24"/>
        </w:rPr>
        <w:drawing>
          <wp:inline distT="0" distB="0" distL="0" distR="0">
            <wp:extent cx="5889628" cy="23304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122" cy="23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0" w:rsidRDefault="004B6353" w:rsidP="00526718">
      <w:pPr>
        <w:ind w:left="360"/>
        <w:jc w:val="both"/>
        <w:rPr>
          <w:ins w:id="5" w:author="Kapoor, Pankaj" w:date="2020-04-23T00:02:00Z"/>
          <w:rFonts w:cstheme="minorHAnsi"/>
          <w:sz w:val="24"/>
          <w:szCs w:val="24"/>
        </w:rPr>
      </w:pPr>
      <w:r w:rsidRPr="005267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390842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53" w:rsidRPr="00526718" w:rsidRDefault="004B6353" w:rsidP="00526718">
      <w:pPr>
        <w:ind w:left="360"/>
        <w:jc w:val="both"/>
        <w:rPr>
          <w:rFonts w:cstheme="minorHAnsi"/>
          <w:sz w:val="24"/>
          <w:szCs w:val="24"/>
        </w:rPr>
      </w:pPr>
      <w:r w:rsidRPr="00526718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157855"/>
            <wp:effectExtent l="0" t="0" r="0" b="4445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53" w:rsidRPr="00526718" w:rsidRDefault="004B6353" w:rsidP="00526718">
      <w:pPr>
        <w:ind w:left="360"/>
        <w:jc w:val="both"/>
        <w:rPr>
          <w:rFonts w:cstheme="minorHAnsi"/>
          <w:sz w:val="24"/>
          <w:szCs w:val="24"/>
        </w:rPr>
      </w:pPr>
    </w:p>
    <w:p w:rsidR="004B6353" w:rsidRPr="00526718" w:rsidRDefault="004B6353" w:rsidP="00526718">
      <w:pPr>
        <w:ind w:left="360"/>
        <w:jc w:val="both"/>
        <w:rPr>
          <w:rFonts w:cstheme="minorHAnsi"/>
          <w:sz w:val="24"/>
          <w:szCs w:val="24"/>
        </w:rPr>
      </w:pPr>
    </w:p>
    <w:p w:rsidR="004B6353" w:rsidRPr="00526718" w:rsidRDefault="004B6353" w:rsidP="00526718">
      <w:pPr>
        <w:ind w:left="360"/>
        <w:jc w:val="both"/>
        <w:rPr>
          <w:rFonts w:cstheme="minorHAnsi"/>
          <w:sz w:val="24"/>
          <w:szCs w:val="24"/>
        </w:rPr>
      </w:pPr>
    </w:p>
    <w:p w:rsidR="009A36D7" w:rsidRPr="00526718" w:rsidRDefault="004B6353" w:rsidP="00526718">
      <w:pPr>
        <w:ind w:left="360"/>
        <w:jc w:val="both"/>
        <w:rPr>
          <w:rFonts w:cstheme="minorHAnsi"/>
          <w:sz w:val="24"/>
          <w:szCs w:val="24"/>
        </w:rPr>
      </w:pPr>
      <w:r w:rsidRPr="00526718">
        <w:rPr>
          <w:rFonts w:cstheme="minorHAnsi"/>
          <w:sz w:val="24"/>
          <w:szCs w:val="24"/>
        </w:rPr>
        <w:lastRenderedPageBreak/>
        <w:t xml:space="preserve">Create a file config.ini and write all the details </w:t>
      </w:r>
    </w:p>
    <w:p w:rsidR="004B6353" w:rsidRPr="00526718" w:rsidRDefault="004B6353" w:rsidP="00526718">
      <w:pPr>
        <w:ind w:left="360"/>
        <w:jc w:val="both"/>
        <w:rPr>
          <w:rFonts w:cstheme="minorHAnsi"/>
          <w:sz w:val="24"/>
          <w:szCs w:val="24"/>
        </w:rPr>
      </w:pPr>
      <w:r w:rsidRPr="00526718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158115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53" w:rsidRPr="00526718" w:rsidRDefault="004B6353" w:rsidP="00526718">
      <w:pPr>
        <w:ind w:left="360"/>
        <w:jc w:val="both"/>
        <w:rPr>
          <w:rFonts w:cstheme="minorHAnsi"/>
          <w:sz w:val="24"/>
          <w:szCs w:val="24"/>
        </w:rPr>
      </w:pPr>
    </w:p>
    <w:p w:rsidR="004B6353" w:rsidRPr="00795C10" w:rsidRDefault="004B6353" w:rsidP="00526718">
      <w:pPr>
        <w:pStyle w:val="ListParagraph"/>
        <w:numPr>
          <w:ilvl w:val="0"/>
          <w:numId w:val="1"/>
        </w:numPr>
        <w:jc w:val="both"/>
        <w:rPr>
          <w:rFonts w:cstheme="minorHAnsi"/>
          <w:b/>
          <w:sz w:val="36"/>
          <w:szCs w:val="36"/>
          <w:u w:val="single"/>
        </w:rPr>
      </w:pPr>
      <w:r w:rsidRPr="00795C10">
        <w:rPr>
          <w:rFonts w:cstheme="minorHAnsi"/>
          <w:b/>
          <w:sz w:val="36"/>
          <w:szCs w:val="36"/>
          <w:u w:val="single"/>
        </w:rPr>
        <w:t>Testing app.py on bot emulator</w:t>
      </w:r>
    </w:p>
    <w:p w:rsidR="00093ECB" w:rsidRPr="00526718" w:rsidRDefault="00093ECB" w:rsidP="00526718">
      <w:pPr>
        <w:ind w:left="360"/>
        <w:jc w:val="both"/>
        <w:rPr>
          <w:rFonts w:cstheme="minorHAnsi"/>
          <w:b/>
          <w:sz w:val="24"/>
          <w:szCs w:val="24"/>
        </w:rPr>
      </w:pPr>
      <w:r w:rsidRPr="00526718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3157855"/>
            <wp:effectExtent l="0" t="0" r="0" b="44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3F" w:rsidRPr="00526718" w:rsidRDefault="00FA5E3F" w:rsidP="00526718">
      <w:pPr>
        <w:ind w:left="360"/>
        <w:jc w:val="both"/>
        <w:rPr>
          <w:rFonts w:cstheme="minorHAnsi"/>
          <w:b/>
          <w:sz w:val="24"/>
          <w:szCs w:val="24"/>
        </w:rPr>
      </w:pPr>
    </w:p>
    <w:p w:rsidR="00FA5E3F" w:rsidRPr="00526718" w:rsidRDefault="00FA5E3F" w:rsidP="00526718">
      <w:pPr>
        <w:ind w:left="360"/>
        <w:jc w:val="both"/>
        <w:rPr>
          <w:rFonts w:cstheme="minorHAnsi"/>
          <w:b/>
          <w:sz w:val="24"/>
          <w:szCs w:val="24"/>
        </w:rPr>
      </w:pPr>
      <w:r w:rsidRPr="005267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A967A76" wp14:editId="60C84A76">
            <wp:extent cx="5943600" cy="3159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F7" w:rsidRPr="00526718" w:rsidRDefault="002801F7" w:rsidP="00526718">
      <w:pPr>
        <w:jc w:val="both"/>
        <w:rPr>
          <w:rFonts w:cstheme="minorHAnsi"/>
          <w:b/>
          <w:sz w:val="24"/>
          <w:szCs w:val="24"/>
        </w:rPr>
      </w:pPr>
    </w:p>
    <w:p w:rsidR="00A41CAC" w:rsidRPr="00201523" w:rsidRDefault="00A41CAC" w:rsidP="00526718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sz w:val="36"/>
          <w:szCs w:val="36"/>
          <w:u w:val="single"/>
        </w:rPr>
      </w:pPr>
      <w:r w:rsidRPr="00201523">
        <w:rPr>
          <w:rFonts w:cstheme="minorHAnsi"/>
          <w:b/>
          <w:bCs/>
          <w:sz w:val="36"/>
          <w:szCs w:val="36"/>
          <w:u w:val="single"/>
        </w:rPr>
        <w:t>Deploy to azure</w:t>
      </w:r>
    </w:p>
    <w:p w:rsidR="00201523" w:rsidRDefault="00C67C37" w:rsidP="00EF3D3F">
      <w:pPr>
        <w:pStyle w:val="ListParagraph"/>
        <w:numPr>
          <w:ilvl w:val="0"/>
          <w:numId w:val="4"/>
        </w:numPr>
        <w:jc w:val="both"/>
        <w:rPr>
          <w:ins w:id="6" w:author="Kapoor, Pankaj" w:date="2020-04-23T00:08:00Z"/>
          <w:rFonts w:cstheme="minorHAnsi"/>
          <w:bCs/>
          <w:sz w:val="24"/>
          <w:szCs w:val="24"/>
        </w:rPr>
      </w:pPr>
      <w:r w:rsidRPr="00526718">
        <w:rPr>
          <w:rFonts w:cstheme="minorHAnsi"/>
          <w:bCs/>
          <w:sz w:val="24"/>
          <w:szCs w:val="24"/>
        </w:rPr>
        <w:t>Go to azure portal dashboard and create resources. Here I have created web application and python bot registration</w:t>
      </w:r>
      <w:ins w:id="7" w:author="Kapoor, Pankaj" w:date="2020-04-23T00:08:00Z">
        <w:r w:rsidR="00F110DD">
          <w:rPr>
            <w:rFonts w:cstheme="minorHAnsi"/>
            <w:bCs/>
            <w:sz w:val="24"/>
            <w:szCs w:val="24"/>
          </w:rPr>
          <w:t>.</w:t>
        </w:r>
      </w:ins>
    </w:p>
    <w:p w:rsidR="00F110DD" w:rsidRDefault="00F110DD" w:rsidP="00890BFB">
      <w:pPr>
        <w:pStyle w:val="ListParagraph"/>
        <w:jc w:val="both"/>
        <w:rPr>
          <w:ins w:id="8" w:author="Kapoor, Pankaj" w:date="2020-04-23T00:04:00Z"/>
          <w:rFonts w:cstheme="minorHAnsi"/>
          <w:bCs/>
          <w:sz w:val="24"/>
          <w:szCs w:val="24"/>
        </w:rPr>
      </w:pPr>
    </w:p>
    <w:p w:rsidR="00402FF3" w:rsidRPr="00526718" w:rsidRDefault="00890BFB" w:rsidP="00526718">
      <w:pPr>
        <w:pStyle w:val="ListParagraph"/>
        <w:jc w:val="both"/>
        <w:rPr>
          <w:rFonts w:cstheme="minorHAnsi"/>
          <w:bCs/>
          <w:sz w:val="24"/>
          <w:szCs w:val="24"/>
        </w:rPr>
      </w:pPr>
      <w:ins w:id="9" w:author="Kapoor, Pankaj" w:date="2020-04-23T00:16:00Z">
        <w:r>
          <w:rPr>
            <w:rFonts w:cstheme="minorHAnsi"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965200</wp:posOffset>
                  </wp:positionH>
                  <wp:positionV relativeFrom="paragraph">
                    <wp:posOffset>739775</wp:posOffset>
                  </wp:positionV>
                  <wp:extent cx="488950" cy="622300"/>
                  <wp:effectExtent l="0" t="0" r="25400" b="25400"/>
                  <wp:wrapNone/>
                  <wp:docPr id="28" name="Oval 2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88950" cy="6223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7170519A" id="Oval 28" o:spid="_x0000_s1026" style="position:absolute;margin-left:76pt;margin-top:58.25pt;width:38.5pt;height:4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" filled="f" strokecolor="#c45911 [2405]" strokeweight="1pt">
                  <v:stroke joinstyle="miter"/>
                </v:oval>
              </w:pict>
            </mc:Fallback>
          </mc:AlternateContent>
        </w:r>
      </w:ins>
      <w:r w:rsidR="00022539" w:rsidRPr="00526718">
        <w:rPr>
          <w:rFonts w:cstheme="minorHAnsi"/>
          <w:bCs/>
          <w:noProof/>
          <w:sz w:val="24"/>
          <w:szCs w:val="24"/>
        </w:rPr>
        <w:drawing>
          <wp:inline distT="0" distB="0" distL="0" distR="0">
            <wp:extent cx="5943600" cy="3157855"/>
            <wp:effectExtent l="0" t="0" r="0" b="444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DD" w:rsidRDefault="00F110DD" w:rsidP="00526718">
      <w:pPr>
        <w:pStyle w:val="ListParagraph"/>
        <w:jc w:val="both"/>
        <w:rPr>
          <w:ins w:id="10" w:author="Kapoor, Pankaj" w:date="2020-04-23T00:08:00Z"/>
          <w:rFonts w:cstheme="minorHAnsi"/>
          <w:bCs/>
          <w:sz w:val="24"/>
          <w:szCs w:val="24"/>
        </w:rPr>
      </w:pPr>
    </w:p>
    <w:p w:rsidR="00022539" w:rsidRDefault="00022539" w:rsidP="00526718">
      <w:pPr>
        <w:pStyle w:val="ListParagraph"/>
        <w:jc w:val="both"/>
        <w:rPr>
          <w:ins w:id="11" w:author="Kapoor, Pankaj" w:date="2020-04-23T00:08:00Z"/>
          <w:rFonts w:cstheme="minorHAnsi"/>
          <w:bCs/>
          <w:sz w:val="24"/>
          <w:szCs w:val="24"/>
        </w:rPr>
      </w:pPr>
      <w:r w:rsidRPr="00526718">
        <w:rPr>
          <w:rFonts w:cstheme="minorHAnsi"/>
          <w:bCs/>
          <w:sz w:val="24"/>
          <w:szCs w:val="24"/>
        </w:rPr>
        <w:lastRenderedPageBreak/>
        <w:t xml:space="preserve">Search </w:t>
      </w:r>
      <w:r w:rsidRPr="00526718">
        <w:rPr>
          <w:rFonts w:cstheme="minorHAnsi"/>
          <w:bCs/>
          <w:sz w:val="24"/>
          <w:szCs w:val="24"/>
        </w:rPr>
        <w:t>web app</w:t>
      </w:r>
      <w:r w:rsidRPr="00526718">
        <w:rPr>
          <w:rFonts w:cstheme="minorHAnsi"/>
          <w:bCs/>
          <w:sz w:val="24"/>
          <w:szCs w:val="24"/>
        </w:rPr>
        <w:t xml:space="preserve"> and Go to web app and complete required information </w:t>
      </w:r>
      <w:r w:rsidR="00F110DD">
        <w:rPr>
          <w:rFonts w:cstheme="minorHAnsi"/>
          <w:bCs/>
          <w:sz w:val="24"/>
          <w:szCs w:val="24"/>
        </w:rPr>
        <w:t xml:space="preserve">such as app name, resource </w:t>
      </w:r>
      <w:proofErr w:type="gramStart"/>
      <w:r w:rsidR="00F110DD">
        <w:rPr>
          <w:rFonts w:cstheme="minorHAnsi"/>
          <w:bCs/>
          <w:sz w:val="24"/>
          <w:szCs w:val="24"/>
        </w:rPr>
        <w:t>group ,</w:t>
      </w:r>
      <w:proofErr w:type="gramEnd"/>
      <w:r w:rsidR="00F110DD">
        <w:rPr>
          <w:rFonts w:cstheme="minorHAnsi"/>
          <w:bCs/>
          <w:sz w:val="24"/>
          <w:szCs w:val="24"/>
        </w:rPr>
        <w:t xml:space="preserve"> runtime stack , region, select 1 GB size </w:t>
      </w:r>
      <w:r w:rsidRPr="00526718">
        <w:rPr>
          <w:rFonts w:cstheme="minorHAnsi"/>
          <w:bCs/>
          <w:sz w:val="24"/>
          <w:szCs w:val="24"/>
        </w:rPr>
        <w:t>and click on review and create</w:t>
      </w:r>
      <w:r w:rsidR="00F110DD">
        <w:rPr>
          <w:rFonts w:cstheme="minorHAnsi"/>
          <w:bCs/>
          <w:sz w:val="24"/>
          <w:szCs w:val="24"/>
        </w:rPr>
        <w:t xml:space="preserve"> to create web app</w:t>
      </w:r>
      <w:r w:rsidRPr="00526718">
        <w:rPr>
          <w:rFonts w:cstheme="minorHAnsi"/>
          <w:bCs/>
          <w:sz w:val="24"/>
          <w:szCs w:val="24"/>
        </w:rPr>
        <w:t>.</w:t>
      </w:r>
    </w:p>
    <w:p w:rsidR="00F110DD" w:rsidRPr="00526718" w:rsidRDefault="00F110DD" w:rsidP="00526718">
      <w:pPr>
        <w:pStyle w:val="ListParagraph"/>
        <w:jc w:val="both"/>
        <w:rPr>
          <w:rFonts w:cstheme="minorHAnsi"/>
          <w:bCs/>
          <w:sz w:val="24"/>
          <w:szCs w:val="24"/>
        </w:rPr>
      </w:pPr>
    </w:p>
    <w:p w:rsidR="00022539" w:rsidRPr="00526718" w:rsidRDefault="00022539" w:rsidP="00526718">
      <w:pPr>
        <w:pStyle w:val="ListParagraph"/>
        <w:jc w:val="both"/>
        <w:rPr>
          <w:rFonts w:cstheme="minorHAnsi"/>
          <w:bCs/>
          <w:sz w:val="24"/>
          <w:szCs w:val="24"/>
        </w:rPr>
      </w:pPr>
      <w:r w:rsidRPr="00526718">
        <w:rPr>
          <w:rFonts w:cstheme="minorHAnsi"/>
          <w:bCs/>
          <w:noProof/>
          <w:sz w:val="24"/>
          <w:szCs w:val="24"/>
        </w:rPr>
        <w:drawing>
          <wp:inline distT="0" distB="0" distL="0" distR="0">
            <wp:extent cx="5943600" cy="3157855"/>
            <wp:effectExtent l="0" t="0" r="0" b="444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B1" w:rsidRPr="00526718" w:rsidRDefault="00D078B1" w:rsidP="00526718">
      <w:pPr>
        <w:pStyle w:val="ListParagraph"/>
        <w:ind w:left="1800"/>
        <w:jc w:val="both"/>
        <w:rPr>
          <w:rFonts w:cstheme="minorHAnsi"/>
          <w:sz w:val="24"/>
          <w:szCs w:val="24"/>
        </w:rPr>
      </w:pPr>
    </w:p>
    <w:p w:rsidR="00D078B1" w:rsidRPr="002D52B8" w:rsidRDefault="00D078B1" w:rsidP="002D52B8">
      <w:pPr>
        <w:jc w:val="both"/>
        <w:rPr>
          <w:rFonts w:cstheme="minorHAnsi"/>
          <w:sz w:val="24"/>
          <w:szCs w:val="24"/>
        </w:rPr>
      </w:pPr>
      <w:r w:rsidRPr="002D52B8">
        <w:rPr>
          <w:rFonts w:cstheme="minorHAnsi"/>
          <w:sz w:val="24"/>
          <w:szCs w:val="24"/>
        </w:rPr>
        <w:t>Once the deployment is completed, open the app and go to the ‘Deployment Center’ option. Select ‘local git’ for source control and click continue.</w:t>
      </w:r>
    </w:p>
    <w:p w:rsidR="00D078B1" w:rsidRPr="00526718" w:rsidRDefault="00D078B1" w:rsidP="00526718">
      <w:pPr>
        <w:pStyle w:val="ListParagraph"/>
        <w:jc w:val="both"/>
        <w:rPr>
          <w:rFonts w:cstheme="minorHAnsi"/>
          <w:bCs/>
          <w:sz w:val="24"/>
          <w:szCs w:val="24"/>
        </w:rPr>
      </w:pPr>
    </w:p>
    <w:p w:rsidR="00022539" w:rsidRPr="002D52B8" w:rsidRDefault="00022539" w:rsidP="002D52B8">
      <w:pPr>
        <w:jc w:val="both"/>
        <w:rPr>
          <w:rFonts w:cstheme="minorHAnsi"/>
          <w:sz w:val="24"/>
          <w:szCs w:val="24"/>
        </w:rPr>
      </w:pPr>
      <w:r w:rsidRPr="002D52B8">
        <w:rPr>
          <w:rFonts w:cstheme="minorHAnsi"/>
          <w:sz w:val="24"/>
          <w:szCs w:val="24"/>
        </w:rPr>
        <w:t>Go to the channels section of your bot.</w:t>
      </w:r>
    </w:p>
    <w:p w:rsidR="00022539" w:rsidRPr="00F110DD" w:rsidRDefault="00022539" w:rsidP="002D52B8">
      <w:pPr>
        <w:jc w:val="both"/>
      </w:pPr>
      <w:r w:rsidRPr="00F110DD">
        <w:t>The bot can be deployed as an embedding to an existing HTML page by selecting the get bot embedded code option</w:t>
      </w:r>
    </w:p>
    <w:p w:rsidR="00022539" w:rsidRPr="00526718" w:rsidRDefault="00022539" w:rsidP="00526718">
      <w:pPr>
        <w:pStyle w:val="ListParagraph"/>
        <w:ind w:left="1800"/>
        <w:jc w:val="both"/>
        <w:rPr>
          <w:rFonts w:cstheme="minorHAnsi"/>
          <w:sz w:val="24"/>
          <w:szCs w:val="24"/>
        </w:rPr>
      </w:pPr>
      <w:r w:rsidRPr="00526718">
        <w:rPr>
          <w:rFonts w:cstheme="minorHAnsi"/>
          <w:noProof/>
          <w:sz w:val="24"/>
          <w:szCs w:val="24"/>
          <w:lang w:val="en-US" w:bidi="hi-IN"/>
        </w:rPr>
        <w:drawing>
          <wp:inline distT="0" distB="0" distL="0" distR="0" wp14:anchorId="70CB4789" wp14:editId="41843A2C">
            <wp:extent cx="3785870" cy="1891257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4166" cy="18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39" w:rsidRPr="00526718" w:rsidRDefault="00022539" w:rsidP="00526718">
      <w:pPr>
        <w:pStyle w:val="ListParagraph"/>
        <w:jc w:val="both"/>
        <w:rPr>
          <w:rFonts w:cstheme="minorHAnsi"/>
          <w:bCs/>
          <w:sz w:val="24"/>
          <w:szCs w:val="24"/>
        </w:rPr>
      </w:pPr>
    </w:p>
    <w:p w:rsidR="00697883" w:rsidRPr="00526718" w:rsidRDefault="00022539" w:rsidP="005267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526718">
        <w:rPr>
          <w:rFonts w:cstheme="minorHAnsi"/>
          <w:bCs/>
          <w:sz w:val="24"/>
          <w:szCs w:val="24"/>
        </w:rPr>
        <w:lastRenderedPageBreak/>
        <w:t>Once deployment is complete</w:t>
      </w:r>
      <w:r w:rsidR="00D078B1" w:rsidRPr="00526718">
        <w:rPr>
          <w:rFonts w:cstheme="minorHAnsi"/>
          <w:bCs/>
          <w:sz w:val="24"/>
          <w:szCs w:val="24"/>
        </w:rPr>
        <w:t>,</w:t>
      </w:r>
      <w:ins w:id="12" w:author="Kapoor, Pankaj" w:date="2020-04-23T00:12:00Z">
        <w:r w:rsidR="00EA6204">
          <w:rPr>
            <w:rFonts w:cstheme="minorHAnsi"/>
            <w:bCs/>
            <w:sz w:val="24"/>
            <w:szCs w:val="24"/>
          </w:rPr>
          <w:t xml:space="preserve"> </w:t>
        </w:r>
      </w:ins>
      <w:r w:rsidR="00697883" w:rsidRPr="00526718">
        <w:rPr>
          <w:rFonts w:cstheme="minorHAnsi"/>
          <w:bCs/>
          <w:sz w:val="24"/>
          <w:szCs w:val="24"/>
        </w:rPr>
        <w:t>go to resources,</w:t>
      </w:r>
      <w:r w:rsidR="00D078B1" w:rsidRPr="00526718">
        <w:rPr>
          <w:rFonts w:cstheme="minorHAnsi"/>
          <w:bCs/>
          <w:sz w:val="24"/>
          <w:szCs w:val="24"/>
        </w:rPr>
        <w:t xml:space="preserve"> </w:t>
      </w:r>
      <w:proofErr w:type="gramStart"/>
      <w:r w:rsidR="00D078B1" w:rsidRPr="00526718">
        <w:rPr>
          <w:rFonts w:cstheme="minorHAnsi"/>
          <w:sz w:val="24"/>
          <w:szCs w:val="24"/>
        </w:rPr>
        <w:t>Select</w:t>
      </w:r>
      <w:proofErr w:type="gramEnd"/>
      <w:r w:rsidR="00D078B1" w:rsidRPr="00526718">
        <w:rPr>
          <w:rFonts w:cstheme="minorHAnsi"/>
          <w:sz w:val="24"/>
          <w:szCs w:val="24"/>
        </w:rPr>
        <w:t xml:space="preserve"> </w:t>
      </w:r>
      <w:r w:rsidR="00697883" w:rsidRPr="00526718">
        <w:rPr>
          <w:rFonts w:cstheme="minorHAnsi"/>
          <w:sz w:val="24"/>
          <w:szCs w:val="24"/>
        </w:rPr>
        <w:t xml:space="preserve">deployment </w:t>
      </w:r>
      <w:proofErr w:type="spellStart"/>
      <w:r w:rsidR="00697883" w:rsidRPr="00526718">
        <w:rPr>
          <w:rFonts w:cstheme="minorHAnsi"/>
          <w:sz w:val="24"/>
          <w:szCs w:val="24"/>
        </w:rPr>
        <w:t>center</w:t>
      </w:r>
      <w:proofErr w:type="spellEnd"/>
      <w:ins w:id="13" w:author="Kapoor, Pankaj" w:date="2020-04-23T00:12:00Z">
        <w:r w:rsidR="00EA6204">
          <w:rPr>
            <w:rFonts w:cstheme="minorHAnsi"/>
            <w:sz w:val="24"/>
            <w:szCs w:val="24"/>
          </w:rPr>
          <w:t xml:space="preserve"> </w:t>
        </w:r>
      </w:ins>
      <w:r w:rsidR="00697883" w:rsidRPr="00526718">
        <w:rPr>
          <w:rFonts w:cstheme="minorHAnsi"/>
          <w:sz w:val="24"/>
          <w:szCs w:val="24"/>
        </w:rPr>
        <w:t xml:space="preserve">and select </w:t>
      </w:r>
      <w:r w:rsidR="00EA6204">
        <w:rPr>
          <w:rFonts w:cstheme="minorHAnsi"/>
          <w:sz w:val="24"/>
          <w:szCs w:val="24"/>
        </w:rPr>
        <w:t>l</w:t>
      </w:r>
      <w:r w:rsidR="00697883" w:rsidRPr="00526718">
        <w:rPr>
          <w:rFonts w:cstheme="minorHAnsi"/>
          <w:sz w:val="24"/>
          <w:szCs w:val="24"/>
        </w:rPr>
        <w:t>ocal git</w:t>
      </w:r>
    </w:p>
    <w:p w:rsidR="00697883" w:rsidRPr="00526718" w:rsidRDefault="00697883" w:rsidP="00526718">
      <w:pPr>
        <w:pStyle w:val="ListParagraph"/>
        <w:ind w:left="1800"/>
        <w:jc w:val="both"/>
        <w:rPr>
          <w:rFonts w:cstheme="minorHAnsi"/>
          <w:sz w:val="24"/>
          <w:szCs w:val="24"/>
        </w:rPr>
      </w:pPr>
    </w:p>
    <w:p w:rsidR="00697883" w:rsidRDefault="00851825" w:rsidP="00526718">
      <w:pPr>
        <w:pStyle w:val="ListParagraph"/>
        <w:ind w:left="1800"/>
        <w:jc w:val="both"/>
        <w:rPr>
          <w:ins w:id="14" w:author="Kapoor, Pankaj" w:date="2020-04-23T00:13:00Z"/>
          <w:rFonts w:cstheme="minorHAnsi"/>
          <w:sz w:val="24"/>
          <w:szCs w:val="24"/>
        </w:rPr>
      </w:pPr>
      <w:ins w:id="15" w:author="Kapoor, Pankaj" w:date="2020-04-23T00:12:00Z">
        <w:r>
          <w:rPr>
            <w:rFonts w:cstheme="minorHAnsi"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1238250</wp:posOffset>
                  </wp:positionH>
                  <wp:positionV relativeFrom="paragraph">
                    <wp:posOffset>2476500</wp:posOffset>
                  </wp:positionV>
                  <wp:extent cx="990600" cy="133350"/>
                  <wp:effectExtent l="0" t="0" r="19050" b="19050"/>
                  <wp:wrapNone/>
                  <wp:docPr id="21" name="Oval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13335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707A223D" id="Oval 21" o:spid="_x0000_s1026" style="position:absolute;margin-left:97.5pt;margin-top:195pt;width:78pt;height:1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" filled="f" strokecolor="#1f3763 [1604]" strokeweight="1pt">
                  <v:stroke joinstyle="miter"/>
                </v:oval>
              </w:pict>
            </mc:Fallback>
          </mc:AlternateContent>
        </w:r>
        <w:r>
          <w:rPr>
            <w:rFonts w:cstheme="minorHAnsi"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4146550</wp:posOffset>
                  </wp:positionH>
                  <wp:positionV relativeFrom="paragraph">
                    <wp:posOffset>1879600</wp:posOffset>
                  </wp:positionV>
                  <wp:extent cx="1123950" cy="996950"/>
                  <wp:effectExtent l="0" t="0" r="19050" b="12700"/>
                  <wp:wrapNone/>
                  <wp:docPr id="20" name="Oval 2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23950" cy="99695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6DC0E00D" id="Oval 20" o:spid="_x0000_s1026" style="position:absolute;margin-left:326.5pt;margin-top:148pt;width:88.5pt;height:7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" filled="f" strokecolor="#1f3763 [1604]" strokeweight="1pt">
                  <v:stroke joinstyle="miter"/>
                </v:oval>
              </w:pict>
            </mc:Fallback>
          </mc:AlternateContent>
        </w:r>
      </w:ins>
      <w:r w:rsidR="00697883" w:rsidRPr="00526718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157855"/>
            <wp:effectExtent l="0" t="0" r="0" b="444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A3" w:rsidRPr="00526718" w:rsidRDefault="00FA31A3" w:rsidP="00526718">
      <w:pPr>
        <w:pStyle w:val="ListParagraph"/>
        <w:ind w:left="1800"/>
        <w:jc w:val="both"/>
        <w:rPr>
          <w:rFonts w:cstheme="minorHAnsi"/>
          <w:sz w:val="24"/>
          <w:szCs w:val="24"/>
        </w:rPr>
      </w:pPr>
    </w:p>
    <w:p w:rsidR="00D078B1" w:rsidRDefault="00697883" w:rsidP="00526718">
      <w:pPr>
        <w:pStyle w:val="ListParagraph"/>
        <w:ind w:left="1800"/>
        <w:jc w:val="both"/>
        <w:rPr>
          <w:ins w:id="16" w:author="Kapoor, Pankaj" w:date="2020-04-23T00:13:00Z"/>
          <w:rFonts w:cstheme="minorHAnsi"/>
          <w:sz w:val="24"/>
          <w:szCs w:val="24"/>
        </w:rPr>
      </w:pPr>
      <w:r w:rsidRPr="00526718">
        <w:rPr>
          <w:rFonts w:cstheme="minorHAnsi"/>
          <w:sz w:val="24"/>
          <w:szCs w:val="24"/>
        </w:rPr>
        <w:t>T</w:t>
      </w:r>
      <w:r w:rsidR="00D078B1" w:rsidRPr="00526718">
        <w:rPr>
          <w:rFonts w:cstheme="minorHAnsi"/>
          <w:sz w:val="24"/>
          <w:szCs w:val="24"/>
        </w:rPr>
        <w:t>he</w:t>
      </w:r>
      <w:r w:rsidRPr="00526718">
        <w:rPr>
          <w:rFonts w:cstheme="minorHAnsi"/>
          <w:sz w:val="24"/>
          <w:szCs w:val="24"/>
        </w:rPr>
        <w:t>n select</w:t>
      </w:r>
      <w:r w:rsidR="00D078B1" w:rsidRPr="00526718">
        <w:rPr>
          <w:rFonts w:cstheme="minorHAnsi"/>
          <w:sz w:val="24"/>
          <w:szCs w:val="24"/>
        </w:rPr>
        <w:t xml:space="preserve"> kudo ‘App service build provider’ as the build provider and click continue.</w:t>
      </w:r>
      <w:r w:rsidR="00D078B1" w:rsidRPr="00526718">
        <w:rPr>
          <w:rFonts w:cstheme="minorHAnsi"/>
          <w:sz w:val="24"/>
          <w:szCs w:val="24"/>
        </w:rPr>
        <w:t xml:space="preserve"> Click finish.</w:t>
      </w:r>
    </w:p>
    <w:p w:rsidR="00FA31A3" w:rsidRPr="00526718" w:rsidRDefault="00FA31A3" w:rsidP="00526718">
      <w:pPr>
        <w:pStyle w:val="ListParagraph"/>
        <w:ind w:left="1800"/>
        <w:jc w:val="both"/>
        <w:rPr>
          <w:rFonts w:cstheme="minorHAnsi"/>
          <w:sz w:val="24"/>
          <w:szCs w:val="24"/>
        </w:rPr>
      </w:pPr>
    </w:p>
    <w:p w:rsidR="00022539" w:rsidRDefault="00FA31A3" w:rsidP="00526718">
      <w:pPr>
        <w:pStyle w:val="ListParagraph"/>
        <w:jc w:val="both"/>
        <w:rPr>
          <w:ins w:id="17" w:author="Kapoor, Pankaj" w:date="2020-04-23T00:21:00Z"/>
          <w:rFonts w:cstheme="minorHAnsi"/>
          <w:bCs/>
          <w:sz w:val="24"/>
          <w:szCs w:val="24"/>
        </w:rPr>
      </w:pPr>
      <w:ins w:id="18" w:author="Kapoor, Pankaj" w:date="2020-04-23T00:13:00Z">
        <w:r>
          <w:rPr>
            <w:rFonts w:cstheme="minorHAnsi"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3841750</wp:posOffset>
                  </wp:positionH>
                  <wp:positionV relativeFrom="paragraph">
                    <wp:posOffset>2941320</wp:posOffset>
                  </wp:positionV>
                  <wp:extent cx="1060450" cy="381000"/>
                  <wp:effectExtent l="0" t="0" r="25400" b="19050"/>
                  <wp:wrapNone/>
                  <wp:docPr id="24" name="Oval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60450" cy="38100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55191528" id="Oval 24" o:spid="_x0000_s1026" style="position:absolute;margin-left:302.5pt;margin-top:231.6pt;width:83.5pt;height:3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" filled="f" strokecolor="#1f3763 [1604]" strokeweight="1pt">
                  <v:stroke joinstyle="miter"/>
                </v:oval>
              </w:pict>
            </mc:Fallback>
          </mc:AlternateContent>
        </w:r>
        <w:r>
          <w:rPr>
            <w:rFonts w:cstheme="minorHAnsi"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1390650</wp:posOffset>
                  </wp:positionH>
                  <wp:positionV relativeFrom="paragraph">
                    <wp:posOffset>763270</wp:posOffset>
                  </wp:positionV>
                  <wp:extent cx="2368550" cy="1562100"/>
                  <wp:effectExtent l="0" t="0" r="12700" b="19050"/>
                  <wp:wrapNone/>
                  <wp:docPr id="22" name="Oval 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368550" cy="156210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71C29CE9" id="Oval 22" o:spid="_x0000_s1026" style="position:absolute;margin-left:109.5pt;margin-top:60.1pt;width:186.5pt;height:12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" filled="f" strokecolor="#1f3763 [1604]" strokeweight="1pt">
                  <v:stroke joinstyle="miter"/>
                </v:oval>
              </w:pict>
            </mc:Fallback>
          </mc:AlternateContent>
        </w:r>
      </w:ins>
      <w:r w:rsidR="00697883" w:rsidRPr="00526718">
        <w:rPr>
          <w:rFonts w:cstheme="minorHAnsi"/>
          <w:bCs/>
          <w:noProof/>
          <w:sz w:val="24"/>
          <w:szCs w:val="24"/>
        </w:rPr>
        <w:drawing>
          <wp:inline distT="0" distB="0" distL="0" distR="0">
            <wp:extent cx="5962650" cy="3251428"/>
            <wp:effectExtent l="0" t="0" r="0" b="635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72" cy="326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B7" w:rsidRDefault="00A80FB7" w:rsidP="00526718">
      <w:pPr>
        <w:pStyle w:val="ListParagraph"/>
        <w:jc w:val="both"/>
        <w:rPr>
          <w:ins w:id="19" w:author="Kapoor, Pankaj" w:date="2020-04-23T00:22:00Z"/>
          <w:rFonts w:cstheme="minorHAnsi"/>
          <w:bCs/>
          <w:sz w:val="24"/>
          <w:szCs w:val="24"/>
        </w:rPr>
      </w:pPr>
      <w:ins w:id="20" w:author="Kapoor, Pankaj" w:date="2020-04-23T00:21:00Z">
        <w:r>
          <w:rPr>
            <w:rFonts w:cstheme="minorHAnsi"/>
            <w:bCs/>
            <w:sz w:val="24"/>
            <w:szCs w:val="24"/>
          </w:rPr>
          <w:t xml:space="preserve">Copy git clone </w:t>
        </w:r>
      </w:ins>
      <w:proofErr w:type="spellStart"/>
      <w:ins w:id="21" w:author="Kapoor, Pankaj" w:date="2020-04-23T00:22:00Z">
        <w:r>
          <w:rPr>
            <w:rFonts w:cstheme="minorHAnsi"/>
            <w:bCs/>
            <w:sz w:val="24"/>
            <w:szCs w:val="24"/>
          </w:rPr>
          <w:t>url</w:t>
        </w:r>
        <w:proofErr w:type="spellEnd"/>
      </w:ins>
    </w:p>
    <w:p w:rsidR="00A80FB7" w:rsidRPr="00A80FB7" w:rsidRDefault="00A80FB7" w:rsidP="00A80FB7">
      <w:pPr>
        <w:jc w:val="both"/>
        <w:rPr>
          <w:ins w:id="22" w:author="Kapoor, Pankaj" w:date="2020-04-23T00:20:00Z"/>
          <w:rFonts w:cstheme="minorHAnsi"/>
          <w:bCs/>
          <w:sz w:val="24"/>
          <w:szCs w:val="24"/>
        </w:rPr>
      </w:pPr>
    </w:p>
    <w:p w:rsidR="00A80FB7" w:rsidRPr="00526718" w:rsidRDefault="00A80FB7" w:rsidP="00526718">
      <w:pPr>
        <w:pStyle w:val="ListParagraph"/>
        <w:jc w:val="both"/>
        <w:rPr>
          <w:rFonts w:cstheme="minorHAnsi"/>
          <w:bCs/>
          <w:sz w:val="24"/>
          <w:szCs w:val="24"/>
        </w:rPr>
      </w:pPr>
      <w:ins w:id="23" w:author="Kapoor, Pankaj" w:date="2020-04-23T00:20:00Z">
        <w:r>
          <w:rPr>
            <w:rFonts w:cstheme="minorHAnsi"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2609850</wp:posOffset>
                  </wp:positionH>
                  <wp:positionV relativeFrom="paragraph">
                    <wp:posOffset>1479550</wp:posOffset>
                  </wp:positionV>
                  <wp:extent cx="2209800" cy="107950"/>
                  <wp:effectExtent l="0" t="0" r="0" b="6350"/>
                  <wp:wrapNone/>
                  <wp:docPr id="30" name="Rectangle 3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209800" cy="1079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0A8B581D" id="Rectangle 30" o:spid="_x0000_s1026" style="position:absolute;margin-left:205.5pt;margin-top:116.5pt;width:174pt;height:8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" fillcolor="#fff2cc [663]" stroked="f" strokeweight="1pt"/>
              </w:pict>
            </mc:Fallback>
          </mc:AlternateContent>
        </w:r>
        <w:r>
          <w:rPr>
            <w:rFonts w:cstheme="minorHAnsi"/>
            <w:bCs/>
            <w:noProof/>
            <w:sz w:val="24"/>
            <w:szCs w:val="24"/>
          </w:rPr>
          <w:drawing>
            <wp:inline distT="0" distB="0" distL="0" distR="0">
              <wp:extent cx="5943600" cy="3157855"/>
              <wp:effectExtent l="0" t="0" r="0" b="4445"/>
              <wp:docPr id="29" name="Picture 29" descr="A screenshot of a social media pos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" name="15.PNG"/>
                      <pic:cNvPicPr/>
                    </pic:nvPicPr>
                    <pic:blipFill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578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45EBC" w:rsidRPr="00526718" w:rsidRDefault="00745EBC" w:rsidP="005267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526718">
        <w:rPr>
          <w:rFonts w:cstheme="minorHAnsi"/>
          <w:sz w:val="24"/>
          <w:szCs w:val="24"/>
        </w:rPr>
        <w:t>Open a command prompt and navigate to your project folder.</w:t>
      </w:r>
    </w:p>
    <w:p w:rsidR="00745EBC" w:rsidRPr="00526718" w:rsidRDefault="00745EBC" w:rsidP="005267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526718">
        <w:rPr>
          <w:rFonts w:cstheme="minorHAnsi"/>
          <w:sz w:val="24"/>
          <w:szCs w:val="24"/>
        </w:rPr>
        <w:t xml:space="preserve">Run </w:t>
      </w:r>
      <w:r w:rsidRPr="00526718">
        <w:rPr>
          <w:rFonts w:cstheme="minorHAnsi"/>
          <w:color w:val="FFFFFF" w:themeColor="background1"/>
          <w:sz w:val="24"/>
          <w:szCs w:val="24"/>
          <w:highlight w:val="black"/>
          <w:lang w:val="en-US"/>
        </w:rPr>
        <w:t xml:space="preserve">git </w:t>
      </w:r>
      <w:proofErr w:type="spellStart"/>
      <w:r w:rsidRPr="00526718">
        <w:rPr>
          <w:rFonts w:cstheme="minorHAnsi"/>
          <w:color w:val="FFFFFF" w:themeColor="background1"/>
          <w:sz w:val="24"/>
          <w:szCs w:val="24"/>
          <w:highlight w:val="black"/>
          <w:lang w:val="en-US"/>
        </w:rPr>
        <w:t>init</w:t>
      </w:r>
      <w:proofErr w:type="spellEnd"/>
      <w:r w:rsidRPr="00526718">
        <w:rPr>
          <w:rFonts w:cstheme="minorHAnsi"/>
          <w:sz w:val="24"/>
          <w:szCs w:val="24"/>
        </w:rPr>
        <w:t xml:space="preserve"> to initialize an empty git repository</w:t>
      </w:r>
    </w:p>
    <w:p w:rsidR="00745EBC" w:rsidRPr="00526718" w:rsidRDefault="00745EBC" w:rsidP="005267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526718">
        <w:rPr>
          <w:rFonts w:cstheme="minorHAnsi"/>
          <w:sz w:val="24"/>
          <w:szCs w:val="24"/>
        </w:rPr>
        <w:t xml:space="preserve">Create a new remote git alias using the command: </w:t>
      </w:r>
      <w:r w:rsidRPr="00526718">
        <w:rPr>
          <w:rFonts w:cstheme="minorHAnsi"/>
          <w:color w:val="FFFFFF" w:themeColor="background1"/>
          <w:sz w:val="24"/>
          <w:szCs w:val="24"/>
          <w:highlight w:val="black"/>
          <w:lang w:val="en-US"/>
        </w:rPr>
        <w:t xml:space="preserve">git remote add &lt;alias&gt; &lt;git clone </w:t>
      </w:r>
      <w:proofErr w:type="spellStart"/>
      <w:r w:rsidRPr="00526718">
        <w:rPr>
          <w:rFonts w:cstheme="minorHAnsi"/>
          <w:color w:val="FFFFFF" w:themeColor="background1"/>
          <w:sz w:val="24"/>
          <w:szCs w:val="24"/>
          <w:highlight w:val="black"/>
          <w:lang w:val="en-US"/>
        </w:rPr>
        <w:t>url</w:t>
      </w:r>
      <w:proofErr w:type="spellEnd"/>
      <w:r w:rsidRPr="00526718">
        <w:rPr>
          <w:rFonts w:cstheme="minorHAnsi"/>
          <w:color w:val="FFFFFF" w:themeColor="background1"/>
          <w:sz w:val="24"/>
          <w:szCs w:val="24"/>
          <w:highlight w:val="black"/>
          <w:lang w:val="en-US"/>
        </w:rPr>
        <w:t>&gt;</w:t>
      </w:r>
    </w:p>
    <w:p w:rsidR="00745EBC" w:rsidRPr="00526718" w:rsidRDefault="00745EBC" w:rsidP="005267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526718">
        <w:rPr>
          <w:rFonts w:cstheme="minorHAnsi"/>
          <w:sz w:val="24"/>
          <w:szCs w:val="24"/>
        </w:rPr>
        <w:t xml:space="preserve">Use </w:t>
      </w:r>
      <w:r w:rsidRPr="00526718">
        <w:rPr>
          <w:rFonts w:cstheme="minorHAnsi"/>
          <w:color w:val="FFFFFF" w:themeColor="background1"/>
          <w:sz w:val="24"/>
          <w:szCs w:val="24"/>
          <w:highlight w:val="black"/>
          <w:lang w:val="en-US"/>
        </w:rPr>
        <w:t xml:space="preserve">git </w:t>
      </w:r>
      <w:proofErr w:type="gramStart"/>
      <w:r w:rsidRPr="00526718">
        <w:rPr>
          <w:rFonts w:cstheme="minorHAnsi"/>
          <w:color w:val="FFFFFF" w:themeColor="background1"/>
          <w:sz w:val="24"/>
          <w:szCs w:val="24"/>
          <w:highlight w:val="black"/>
          <w:lang w:val="en-US"/>
        </w:rPr>
        <w:t>add .</w:t>
      </w:r>
      <w:proofErr w:type="gramEnd"/>
      <w:r w:rsidRPr="00526718">
        <w:rPr>
          <w:rFonts w:cstheme="minorHAnsi"/>
          <w:sz w:val="24"/>
          <w:szCs w:val="24"/>
        </w:rPr>
        <w:t xml:space="preserve"> to add all the files to the local git repository.</w:t>
      </w:r>
    </w:p>
    <w:p w:rsidR="00745EBC" w:rsidRPr="00526718" w:rsidRDefault="00745EBC" w:rsidP="005267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526718">
        <w:rPr>
          <w:rFonts w:cstheme="minorHAnsi"/>
          <w:sz w:val="24"/>
          <w:szCs w:val="24"/>
        </w:rPr>
        <w:t xml:space="preserve">Use git </w:t>
      </w:r>
      <w:r w:rsidRPr="00526718">
        <w:rPr>
          <w:rFonts w:cstheme="minorHAnsi"/>
          <w:color w:val="FFFFFF" w:themeColor="background1"/>
          <w:sz w:val="24"/>
          <w:szCs w:val="24"/>
          <w:highlight w:val="black"/>
          <w:lang w:val="en-US"/>
        </w:rPr>
        <w:t>commit –m “First Commit”</w:t>
      </w:r>
      <w:r w:rsidRPr="00526718">
        <w:rPr>
          <w:rFonts w:cstheme="minorHAnsi"/>
          <w:sz w:val="24"/>
          <w:szCs w:val="24"/>
        </w:rPr>
        <w:t xml:space="preserve"> to commit the code to the </w:t>
      </w:r>
      <w:proofErr w:type="spellStart"/>
      <w:r w:rsidRPr="00526718">
        <w:rPr>
          <w:rFonts w:cstheme="minorHAnsi"/>
          <w:sz w:val="24"/>
          <w:szCs w:val="24"/>
        </w:rPr>
        <w:t>git</w:t>
      </w:r>
      <w:proofErr w:type="spellEnd"/>
      <w:r w:rsidRPr="00526718">
        <w:rPr>
          <w:rFonts w:cstheme="minorHAnsi"/>
          <w:sz w:val="24"/>
          <w:szCs w:val="24"/>
        </w:rPr>
        <w:t xml:space="preserve"> repo.</w:t>
      </w:r>
    </w:p>
    <w:p w:rsidR="00745EBC" w:rsidRPr="00526718" w:rsidRDefault="00745EBC" w:rsidP="005267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526718">
        <w:rPr>
          <w:rFonts w:cstheme="minorHAnsi"/>
          <w:sz w:val="24"/>
          <w:szCs w:val="24"/>
        </w:rPr>
        <w:t xml:space="preserve">Push the code to the remote repo using </w:t>
      </w:r>
      <w:r w:rsidRPr="00526718">
        <w:rPr>
          <w:rFonts w:cstheme="minorHAnsi"/>
          <w:color w:val="FFFFFF" w:themeColor="background1"/>
          <w:sz w:val="24"/>
          <w:szCs w:val="24"/>
          <w:highlight w:val="black"/>
          <w:lang w:val="en-US"/>
        </w:rPr>
        <w:t>git push &lt;alias&gt; master –f</w:t>
      </w:r>
    </w:p>
    <w:p w:rsidR="00745EBC" w:rsidRPr="00526718" w:rsidRDefault="00745EBC" w:rsidP="0052671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526718">
        <w:rPr>
          <w:rFonts w:cstheme="minorHAnsi"/>
          <w:spacing w:val="-5"/>
          <w:sz w:val="24"/>
          <w:szCs w:val="24"/>
        </w:rPr>
        <w:t xml:space="preserve">This prompts for a username and password. Go to the ‘Deployment Credentials’ </w:t>
      </w:r>
      <w:bookmarkStart w:id="24" w:name="_GoBack"/>
      <w:bookmarkEnd w:id="24"/>
      <w:r w:rsidRPr="00526718">
        <w:rPr>
          <w:rFonts w:cstheme="minorHAnsi"/>
          <w:spacing w:val="-5"/>
          <w:sz w:val="24"/>
          <w:szCs w:val="24"/>
        </w:rPr>
        <w:t>section and copy the username and password to enter in the prompt.</w:t>
      </w:r>
    </w:p>
    <w:p w:rsidR="00022539" w:rsidRPr="00526718" w:rsidRDefault="00022539" w:rsidP="00526718">
      <w:pPr>
        <w:pStyle w:val="ListParagraph"/>
        <w:jc w:val="both"/>
        <w:rPr>
          <w:rFonts w:cstheme="minorHAnsi"/>
          <w:bCs/>
          <w:sz w:val="24"/>
          <w:szCs w:val="24"/>
        </w:rPr>
      </w:pPr>
    </w:p>
    <w:p w:rsidR="00A41CAC" w:rsidRPr="00526718" w:rsidRDefault="00A41CAC" w:rsidP="00526718">
      <w:pPr>
        <w:jc w:val="both"/>
        <w:rPr>
          <w:rFonts w:cstheme="minorHAnsi"/>
          <w:b/>
          <w:sz w:val="24"/>
          <w:szCs w:val="24"/>
        </w:rPr>
      </w:pPr>
    </w:p>
    <w:sectPr w:rsidR="00A41CAC" w:rsidRPr="00526718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1976" w:rsidRDefault="00011976" w:rsidP="00C6371E">
      <w:pPr>
        <w:spacing w:after="0" w:line="240" w:lineRule="auto"/>
      </w:pPr>
      <w:r>
        <w:separator/>
      </w:r>
    </w:p>
  </w:endnote>
  <w:endnote w:type="continuationSeparator" w:id="0">
    <w:p w:rsidR="00011976" w:rsidRDefault="00011976" w:rsidP="00C63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7C37" w:rsidRDefault="00C67C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371E" w:rsidRDefault="00C637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1" name="MSIPCM4aff42929d3235a1ad51b8f7" descr="{&quot;HashCode&quot;:-1770358562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C6371E" w:rsidRPr="00C6371E" w:rsidRDefault="00C6371E" w:rsidP="00C6371E">
                          <w:pPr>
                            <w:spacing w:after="0"/>
                            <w:rPr>
                              <w:rFonts w:ascii="Calibri" w:hAnsi="Calibri" w:cs="Calibri"/>
                              <w:color w:val="7F7F7F"/>
                              <w:sz w:val="12"/>
                            </w:rPr>
                          </w:pPr>
                          <w:r w:rsidRPr="00C6371E">
                            <w:rPr>
                              <w:rFonts w:ascii="Calibri" w:hAnsi="Calibri" w:cs="Calibri"/>
                              <w:color w:val="7F7F7F"/>
                              <w:sz w:val="12"/>
                            </w:rPr>
                            <w:t>Dell Customer Communication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4aff42929d3235a1ad51b8f7" o:spid="_x0000_s1026" type="#_x0000_t202" alt="{&quot;HashCode&quot;:-1770358562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" o:allowincell="f" filled="f" stroked="f" strokeweight=".5pt">
              <v:textbox inset="20pt,0,,0">
                <w:txbxContent>
                  <w:p w:rsidR="00C6371E" w:rsidRPr="00C6371E" w:rsidRDefault="00C6371E" w:rsidP="00C6371E">
                    <w:pPr>
                      <w:spacing w:after="0"/>
                      <w:rPr>
                        <w:rFonts w:ascii="Calibri" w:hAnsi="Calibri" w:cs="Calibri"/>
                        <w:color w:val="7F7F7F"/>
                        <w:sz w:val="12"/>
                      </w:rPr>
                    </w:pPr>
                    <w:r w:rsidRPr="00C6371E">
                      <w:rPr>
                        <w:rFonts w:ascii="Calibri" w:hAnsi="Calibri" w:cs="Calibri"/>
                        <w:color w:val="7F7F7F"/>
                        <w:sz w:val="12"/>
                      </w:rPr>
                      <w:t>Dell Customer Communication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7C37" w:rsidRDefault="00C67C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1976" w:rsidRDefault="00011976" w:rsidP="00C6371E">
      <w:pPr>
        <w:spacing w:after="0" w:line="240" w:lineRule="auto"/>
      </w:pPr>
      <w:r>
        <w:separator/>
      </w:r>
    </w:p>
  </w:footnote>
  <w:footnote w:type="continuationSeparator" w:id="0">
    <w:p w:rsidR="00011976" w:rsidRDefault="00011976" w:rsidP="00C637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7C37" w:rsidRDefault="00C67C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7C37" w:rsidRDefault="00C67C3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7C37" w:rsidRDefault="00C67C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A09F2"/>
    <w:multiLevelType w:val="multilevel"/>
    <w:tmpl w:val="B46E67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15662D1E"/>
    <w:multiLevelType w:val="hybridMultilevel"/>
    <w:tmpl w:val="21703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CD68B1"/>
    <w:multiLevelType w:val="hybridMultilevel"/>
    <w:tmpl w:val="D0DE4C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6D4821"/>
    <w:multiLevelType w:val="hybridMultilevel"/>
    <w:tmpl w:val="A03A7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AE4206"/>
    <w:multiLevelType w:val="hybridMultilevel"/>
    <w:tmpl w:val="C018D6EA"/>
    <w:lvl w:ilvl="0" w:tplc="77CEACAC">
      <w:start w:val="4"/>
      <w:numFmt w:val="bullet"/>
      <w:lvlText w:val=""/>
      <w:lvlJc w:val="left"/>
      <w:pPr>
        <w:ind w:left="180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apoor, Pankaj">
    <w15:presenceInfo w15:providerId="AD" w15:userId="S::Pankaj_Kapoor@Dell.com::4930522f-bd8d-4c40-be20-89b398f6a4a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D42"/>
    <w:rsid w:val="00011976"/>
    <w:rsid w:val="00022539"/>
    <w:rsid w:val="00076878"/>
    <w:rsid w:val="00093ECB"/>
    <w:rsid w:val="001E2C0A"/>
    <w:rsid w:val="001F1895"/>
    <w:rsid w:val="001F7643"/>
    <w:rsid w:val="00201523"/>
    <w:rsid w:val="00263728"/>
    <w:rsid w:val="002801F7"/>
    <w:rsid w:val="002B0D8B"/>
    <w:rsid w:val="002D52B8"/>
    <w:rsid w:val="002F4E6F"/>
    <w:rsid w:val="00300390"/>
    <w:rsid w:val="00402FF3"/>
    <w:rsid w:val="004B6353"/>
    <w:rsid w:val="004B7D42"/>
    <w:rsid w:val="00526718"/>
    <w:rsid w:val="00557068"/>
    <w:rsid w:val="005610E0"/>
    <w:rsid w:val="005908E5"/>
    <w:rsid w:val="005D49B3"/>
    <w:rsid w:val="006051E4"/>
    <w:rsid w:val="00652611"/>
    <w:rsid w:val="00697883"/>
    <w:rsid w:val="006C2B58"/>
    <w:rsid w:val="006D03A9"/>
    <w:rsid w:val="006E3B03"/>
    <w:rsid w:val="00745EBC"/>
    <w:rsid w:val="00795C10"/>
    <w:rsid w:val="00851825"/>
    <w:rsid w:val="00890BFB"/>
    <w:rsid w:val="008A0FE9"/>
    <w:rsid w:val="009A36D7"/>
    <w:rsid w:val="00A41CAC"/>
    <w:rsid w:val="00A80FB7"/>
    <w:rsid w:val="00B73E92"/>
    <w:rsid w:val="00B843AD"/>
    <w:rsid w:val="00B90698"/>
    <w:rsid w:val="00C6371E"/>
    <w:rsid w:val="00C67C37"/>
    <w:rsid w:val="00C72527"/>
    <w:rsid w:val="00CF22DD"/>
    <w:rsid w:val="00D078B1"/>
    <w:rsid w:val="00D56724"/>
    <w:rsid w:val="00E821C4"/>
    <w:rsid w:val="00EA6204"/>
    <w:rsid w:val="00EE5609"/>
    <w:rsid w:val="00EF252E"/>
    <w:rsid w:val="00EF3D3F"/>
    <w:rsid w:val="00F110DD"/>
    <w:rsid w:val="00FA31A3"/>
    <w:rsid w:val="00FA5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E135EE"/>
  <w15:chartTrackingRefBased/>
  <w15:docId w15:val="{16452F55-4794-4A2D-98CD-B3C245539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3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71E"/>
  </w:style>
  <w:style w:type="paragraph" w:styleId="Footer">
    <w:name w:val="footer"/>
    <w:basedOn w:val="Normal"/>
    <w:link w:val="FooterChar"/>
    <w:uiPriority w:val="99"/>
    <w:unhideWhenUsed/>
    <w:rsid w:val="00C63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71E"/>
  </w:style>
  <w:style w:type="paragraph" w:styleId="BalloonText">
    <w:name w:val="Balloon Text"/>
    <w:basedOn w:val="Normal"/>
    <w:link w:val="BalloonTextChar"/>
    <w:uiPriority w:val="99"/>
    <w:semiHidden/>
    <w:unhideWhenUsed/>
    <w:rsid w:val="003003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39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A36D7"/>
    <w:pPr>
      <w:ind w:left="720"/>
      <w:contextualSpacing/>
    </w:pPr>
    <w:rPr>
      <w:lang w:val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1E2C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2C0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2C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2C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2C0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10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Kapoor, Pankaj</dc:creator>
  <cp:keywords/>
  <dc:description/>
  <cp:lastModifiedBy>Kapoor, Pankaj</cp:lastModifiedBy>
  <cp:revision>36</cp:revision>
  <dcterms:created xsi:type="dcterms:W3CDTF">2020-04-21T17:31:00Z</dcterms:created>
  <dcterms:modified xsi:type="dcterms:W3CDTF">2020-04-22T16:30:00Z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17f17c0-b23c-493d-99ab-b037779ecd33_Enabled">
    <vt:lpwstr>True</vt:lpwstr>
  </property>
  <property fmtid="{D5CDD505-2E9C-101B-9397-08002B2CF9AE}" pid="3" name="MSIP_Label_a17f17c0-b23c-493d-99ab-b037779ecd33_SiteId">
    <vt:lpwstr>945c199a-83a2-4e80-9f8c-5a91be5752dd</vt:lpwstr>
  </property>
  <property fmtid="{D5CDD505-2E9C-101B-9397-08002B2CF9AE}" pid="4" name="MSIP_Label_a17f17c0-b23c-493d-99ab-b037779ecd33_Owner">
    <vt:lpwstr>Pankaj_Kapoor@Dell.com</vt:lpwstr>
  </property>
  <property fmtid="{D5CDD505-2E9C-101B-9397-08002B2CF9AE}" pid="5" name="MSIP_Label_a17f17c0-b23c-493d-99ab-b037779ecd33_SetDate">
    <vt:lpwstr>2020-04-21T17:56:31.8384080Z</vt:lpwstr>
  </property>
  <property fmtid="{D5CDD505-2E9C-101B-9397-08002B2CF9AE}" pid="6" name="MSIP_Label_a17f17c0-b23c-493d-99ab-b037779ecd33_Name">
    <vt:lpwstr>Customer Communication</vt:lpwstr>
  </property>
  <property fmtid="{D5CDD505-2E9C-101B-9397-08002B2CF9AE}" pid="7" name="MSIP_Label_a17f17c0-b23c-493d-99ab-b037779ecd33_Application">
    <vt:lpwstr>Microsoft Azure Information Protection</vt:lpwstr>
  </property>
  <property fmtid="{D5CDD505-2E9C-101B-9397-08002B2CF9AE}" pid="8" name="MSIP_Label_a17f17c0-b23c-493d-99ab-b037779ecd33_ActionId">
    <vt:lpwstr>9835c81e-dc0d-43e7-a2c1-9dfc05eadc71</vt:lpwstr>
  </property>
  <property fmtid="{D5CDD505-2E9C-101B-9397-08002B2CF9AE}" pid="9" name="MSIP_Label_a17f17c0-b23c-493d-99ab-b037779ecd33_Extended_MSFT_Method">
    <vt:lpwstr>Manual</vt:lpwstr>
  </property>
  <property fmtid="{D5CDD505-2E9C-101B-9397-08002B2CF9AE}" pid="10" name="aiplabel">
    <vt:lpwstr>Customer Communication</vt:lpwstr>
  </property>
</Properties>
</file>